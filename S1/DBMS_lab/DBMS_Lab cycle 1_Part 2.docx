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center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206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206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First Semester 2026 Admn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05" w:before="243" w:after="0"/>
        <w:ind w:left="15" w:right="1126" w:hanging="0"/>
        <w:jc w:val="left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206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206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MCA CP 106 Database Technology Lab (Mysql &amp; </w:t>
      </w:r>
      <w:r>
        <w:rPr>
          <w:rFonts w:eastAsia="Times New Roman" w:cs="Times New Roman" w:ascii="Times New Roman" w:hAnsi="Times New Roman"/>
          <w:b/>
          <w:bCs/>
          <w:color w:val="002060"/>
          <w:sz w:val="28"/>
          <w:szCs w:val="28"/>
        </w:rPr>
        <w:t>M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206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ongodb)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28" w:after="0"/>
        <w:ind w:left="15" w:right="0" w:hanging="0"/>
        <w:jc w:val="left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6"/>
          <w:szCs w:val="26"/>
          <w:highlight w:val="yellow"/>
          <w:u w:val="single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 w:val="26"/>
          <w:szCs w:val="26"/>
          <w:u w:val="single"/>
          <w:shd w:fill="F1C232" w:val="clear"/>
          <w:vertAlign w:val="baseline"/>
        </w:rPr>
        <w:t>Module 2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18" w:before="287" w:after="0"/>
        <w:ind w:left="40" w:right="1838" w:hanging="0"/>
        <w:jc w:val="left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6"/>
          <w:szCs w:val="26"/>
          <w:highlight w:val="yellow"/>
          <w:u w:val="single"/>
          <w:vertAlign w:val="baseline"/>
        </w:rPr>
      </w:pPr>
      <w:r>
        <w:rPr/>
        <w:drawing>
          <wp:inline distT="0" distB="0" distL="0" distR="0">
            <wp:extent cx="4514850" cy="2162175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4572000" cy="1676400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center"/>
        <w:rPr>
          <w:rFonts w:ascii="Times New Roman" w:hAnsi="Times New Roman" w:eastAsia="Times New Roman" w:cs="Times New Roman"/>
          <w:b/>
          <w:b/>
          <w:bCs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center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  <w:t>DML commands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46" w:after="0"/>
        <w:ind w:left="373" w:right="0" w:hanging="0"/>
        <w:jc w:val="left"/>
        <w:rPr>
          <w:rFonts w:ascii="Times New Roman" w:hAnsi="Times New Roman" w:eastAsia="Times New Roman" w:cs="Times New Roman"/>
          <w:b/>
          <w:b/>
          <w:bCs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4. </w:t>
      </w: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TO INSERT, UPDATE AND DELETE</w:t>
      </w: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7" w:after="0"/>
        <w:ind w:left="398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1. Create a table Deposit and insert the following values. </w:t>
      </w:r>
    </w:p>
    <w:tbl>
      <w:tblPr>
        <w:tblStyle w:val="Table1"/>
        <w:tblW w:w="8320" w:type="dxa"/>
        <w:jc w:val="left"/>
        <w:tblInd w:w="72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659"/>
        <w:gridCol w:w="1660"/>
        <w:gridCol w:w="1661"/>
        <w:gridCol w:w="1680"/>
        <w:gridCol w:w="1660"/>
      </w:tblGrid>
      <w:tr>
        <w:trPr>
          <w:trHeight w:val="780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16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ACCNO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8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CNAME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BNAME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1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AMT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1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DDATE</w:t>
            </w:r>
          </w:p>
        </w:tc>
      </w:tr>
      <w:tr>
        <w:trPr>
          <w:trHeight w:val="500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4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1001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1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Anil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7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VRC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58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10000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4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1/3/2014</w:t>
            </w:r>
          </w:p>
        </w:tc>
      </w:tr>
      <w:tr>
        <w:trPr>
          <w:trHeight w:val="500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4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1002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5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Sunil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6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AJNE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41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50000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18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4/1/2015</w:t>
            </w:r>
          </w:p>
        </w:tc>
      </w:tr>
      <w:tr>
        <w:trPr>
          <w:trHeight w:val="500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4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1003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4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Mehul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KarolBagh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35000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4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17/11/2014</w:t>
            </w:r>
          </w:p>
        </w:tc>
      </w:tr>
      <w:tr>
        <w:trPr>
          <w:trHeight w:val="500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4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1005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4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Madhuri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Chandini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58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12000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4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17/12/2015</w:t>
            </w:r>
          </w:p>
        </w:tc>
      </w:tr>
      <w:tr>
        <w:trPr>
          <w:trHeight w:val="500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4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1006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4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Pramod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MG road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33000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27/3/2015</w:t>
            </w:r>
          </w:p>
        </w:tc>
      </w:tr>
      <w:tr>
        <w:trPr>
          <w:trHeight w:val="500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4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1007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5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Sandeep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6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Andheri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5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22000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4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31/3/2015</w:t>
            </w:r>
          </w:p>
        </w:tc>
      </w:tr>
      <w:tr>
        <w:trPr>
          <w:trHeight w:val="500" w:hRule="atLeast"/>
        </w:trPr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4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1008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17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Naren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6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Andheri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33000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4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12/2/2014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378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a) Insert a single record at a time.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7" w:after="0"/>
        <w:ind w:left="369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b) Insert more than one record using a single insert command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37" w:after="0"/>
        <w:ind w:left="738" w:right="276" w:hanging="36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c) Insert a single record into depositor table as values 1004, Meera,ANDHERI, 60000, 06/03/2015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12" w:after="0"/>
        <w:ind w:left="15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2.Give 15% interest to all depositors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37" w:after="0"/>
        <w:ind w:left="19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3.Give 25% interest to all depositors having branch VRC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9" w:before="237" w:after="0"/>
        <w:ind w:left="21" w:right="269" w:hanging="7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4.Change the deposit of Anil to 20000 and change the name of branch as VRC_ANDHERI. 5. Delete the record with accno=1004 </w:t>
      </w:r>
      <w:r>
        <w:rPr>
          <w:rFonts w:eastAsia="Times New Roman" w:cs="Times New Roman" w:ascii="Times New Roman" w:hAnsi="Times New Roman"/>
          <w:sz w:val="24"/>
          <w:szCs w:val="24"/>
        </w:rPr>
        <w:t>from the Deposit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table.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6" w:after="0"/>
        <w:ind w:left="2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6. Delete the details of customers who have their deposits in Chandini branch.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54" w:after="0"/>
        <w:ind w:left="18" w:right="0" w:hanging="0"/>
        <w:jc w:val="left"/>
        <w:rPr>
          <w:rFonts w:ascii="Times New Roman" w:hAnsi="Times New Roman" w:eastAsia="Times New Roman" w:cs="Times New Roman"/>
          <w:b/>
          <w:b/>
          <w:bCs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5. </w:t>
      </w: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RETRIEVAL OF DATA USING SIMPLE SELECT QUERY</w:t>
      </w: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9" w:before="237" w:after="0"/>
        <w:ind w:left="15" w:right="1729" w:hanging="7"/>
        <w:jc w:val="left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singl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Note: Refer the table Deposit. Also create tables Branch, Customer, Borrow. 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Branch</w:t>
      </w:r>
    </w:p>
    <w:tbl>
      <w:tblPr>
        <w:tblStyle w:val="Table2"/>
        <w:tblW w:w="5820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019"/>
        <w:gridCol w:w="2800"/>
      </w:tblGrid>
      <w:tr>
        <w:trPr>
          <w:trHeight w:val="500" w:hRule="atLeast"/>
        </w:trPr>
        <w:tc>
          <w:tcPr>
            <w:tcW w:w="3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995" w:hanging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BNAME 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BCITY</w:t>
            </w:r>
          </w:p>
        </w:tc>
      </w:tr>
      <w:tr>
        <w:trPr>
          <w:trHeight w:val="520" w:hRule="atLeast"/>
        </w:trPr>
        <w:tc>
          <w:tcPr>
            <w:tcW w:w="3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17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VRC 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2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Nagpur</w:t>
            </w:r>
          </w:p>
        </w:tc>
      </w:tr>
      <w:tr>
        <w:trPr>
          <w:trHeight w:val="500" w:hRule="atLeast"/>
        </w:trPr>
        <w:tc>
          <w:tcPr>
            <w:tcW w:w="3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JNE 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2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Nagpur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3"/>
        <w:tblW w:w="5820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019"/>
        <w:gridCol w:w="2800"/>
      </w:tblGrid>
      <w:tr>
        <w:trPr>
          <w:trHeight w:val="500" w:hRule="atLeast"/>
        </w:trPr>
        <w:tc>
          <w:tcPr>
            <w:tcW w:w="3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1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KAROL BAGH 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Delhi</w:t>
            </w:r>
          </w:p>
        </w:tc>
      </w:tr>
      <w:tr>
        <w:trPr>
          <w:trHeight w:val="500" w:hRule="atLeast"/>
        </w:trPr>
        <w:tc>
          <w:tcPr>
            <w:tcW w:w="3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CHANDINI 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Delhi</w:t>
            </w:r>
          </w:p>
        </w:tc>
      </w:tr>
      <w:tr>
        <w:trPr>
          <w:trHeight w:val="500" w:hRule="atLeast"/>
        </w:trPr>
        <w:tc>
          <w:tcPr>
            <w:tcW w:w="3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1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MG ROAD 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Bangalore</w:t>
            </w:r>
          </w:p>
        </w:tc>
      </w:tr>
      <w:tr>
        <w:trPr>
          <w:trHeight w:val="500" w:hRule="atLeast"/>
        </w:trPr>
        <w:tc>
          <w:tcPr>
            <w:tcW w:w="3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16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ANDHERI 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Bombay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19" w:right="0" w:hanging="0"/>
        <w:jc w:val="left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Customer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tbl>
      <w:tblPr>
        <w:tblStyle w:val="Table4"/>
        <w:tblW w:w="6040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960"/>
        <w:gridCol w:w="3079"/>
      </w:tblGrid>
      <w:tr>
        <w:trPr>
          <w:trHeight w:val="500" w:hRule="atLeast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959" w:hanging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CNAME </w:t>
            </w:r>
          </w:p>
        </w:tc>
        <w:tc>
          <w:tcPr>
            <w:tcW w:w="3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LCITY</w:t>
            </w:r>
          </w:p>
        </w:tc>
      </w:tr>
      <w:tr>
        <w:trPr>
          <w:trHeight w:val="500" w:hRule="atLeast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16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Anil </w:t>
            </w:r>
          </w:p>
        </w:tc>
        <w:tc>
          <w:tcPr>
            <w:tcW w:w="3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3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Calcutta</w:t>
            </w:r>
          </w:p>
        </w:tc>
      </w:tr>
      <w:tr>
        <w:trPr>
          <w:trHeight w:val="780" w:hRule="atLeast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Sunil </w:t>
            </w:r>
          </w:p>
        </w:tc>
        <w:tc>
          <w:tcPr>
            <w:tcW w:w="3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9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Delhi</w:t>
            </w:r>
          </w:p>
        </w:tc>
      </w:tr>
      <w:tr>
        <w:trPr>
          <w:trHeight w:val="500" w:hRule="atLeast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1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Mehul </w:t>
            </w:r>
          </w:p>
        </w:tc>
        <w:tc>
          <w:tcPr>
            <w:tcW w:w="3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Baroda</w:t>
            </w:r>
          </w:p>
        </w:tc>
      </w:tr>
      <w:tr>
        <w:trPr>
          <w:trHeight w:val="500" w:hRule="atLeast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1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Madhuri </w:t>
            </w:r>
          </w:p>
        </w:tc>
        <w:tc>
          <w:tcPr>
            <w:tcW w:w="3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2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Nagpur</w:t>
            </w:r>
          </w:p>
        </w:tc>
      </w:tr>
      <w:tr>
        <w:trPr>
          <w:trHeight w:val="500" w:hRule="atLeast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1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Pramod </w:t>
            </w:r>
          </w:p>
        </w:tc>
        <w:tc>
          <w:tcPr>
            <w:tcW w:w="3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2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Nagpur</w:t>
            </w:r>
          </w:p>
        </w:tc>
      </w:tr>
      <w:tr>
        <w:trPr>
          <w:trHeight w:val="500" w:hRule="atLeast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Shivani </w:t>
            </w:r>
          </w:p>
        </w:tc>
        <w:tc>
          <w:tcPr>
            <w:tcW w:w="3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Bombay</w:t>
            </w:r>
          </w:p>
        </w:tc>
      </w:tr>
      <w:tr>
        <w:trPr>
          <w:trHeight w:val="500" w:hRule="atLeast"/>
        </w:trPr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12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Naren </w:t>
            </w:r>
          </w:p>
        </w:tc>
        <w:tc>
          <w:tcPr>
            <w:tcW w:w="3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Bombay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15" w:right="0" w:hanging="0"/>
        <w:jc w:val="left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Borrow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tbl>
      <w:tblPr>
        <w:tblStyle w:val="Table5"/>
        <w:tblW w:w="8940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19"/>
        <w:gridCol w:w="2241"/>
        <w:gridCol w:w="2239"/>
        <w:gridCol w:w="2240"/>
      </w:tblGrid>
      <w:tr>
        <w:trPr>
          <w:trHeight w:val="500" w:hRule="atLeast"/>
        </w:trPr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444" w:hanging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LOAN_NO </w:t>
            </w:r>
          </w:p>
        </w:tc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591" w:hanging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CNAME </w:t>
            </w: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603" w:hanging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BNAME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AMT</w:t>
            </w:r>
          </w:p>
        </w:tc>
      </w:tr>
      <w:tr>
        <w:trPr>
          <w:trHeight w:val="500" w:hRule="atLeast"/>
        </w:trPr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201 </w:t>
            </w:r>
          </w:p>
        </w:tc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1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Anil </w:t>
            </w: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7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VRC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48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1000</w:t>
            </w:r>
          </w:p>
        </w:tc>
      </w:tr>
      <w:tr>
        <w:trPr>
          <w:trHeight w:val="500" w:hRule="atLeast"/>
        </w:trPr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206 </w:t>
            </w:r>
          </w:p>
        </w:tc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4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Mehul </w:t>
            </w: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6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AJNE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1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5000</w:t>
            </w:r>
          </w:p>
        </w:tc>
      </w:tr>
      <w:tr>
        <w:trPr>
          <w:trHeight w:val="500" w:hRule="atLeast"/>
        </w:trPr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4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311 </w:t>
            </w:r>
          </w:p>
        </w:tc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45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Sunil </w:t>
            </w: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6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ANDHERI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9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3000</w:t>
            </w:r>
          </w:p>
        </w:tc>
      </w:tr>
      <w:tr>
        <w:trPr>
          <w:trHeight w:val="500" w:hRule="atLeast"/>
        </w:trPr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4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321 </w:t>
            </w:r>
          </w:p>
        </w:tc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34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Madhuri </w:t>
            </w:r>
          </w:p>
        </w:tc>
        <w:tc>
          <w:tcPr>
            <w:tcW w:w="2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2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NEHRU PLACE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125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2000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9" w:before="0" w:after="0"/>
        <w:ind w:left="19" w:right="1309" w:firstLine="18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1) Display the details from the above tables Deposit, Branch, Customer, Borrow.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9" w:before="0" w:after="0"/>
        <w:ind w:left="19" w:right="1309" w:firstLine="18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(2) Display the names and deposited amount of all customers.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6" w:after="0"/>
        <w:ind w:left="19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(3) Give names of all the branches.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37" w:after="0"/>
        <w:ind w:left="19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(4) Give the names of all borrowers.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37" w:after="0"/>
        <w:ind w:left="19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(5) Find the names of distinct branch cities.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9" w:before="0" w:after="0"/>
        <w:ind w:left="38" w:right="1148" w:hanging="13"/>
        <w:jc w:val="left"/>
        <w:rPr>
          <w:rFonts w:ascii="Times New Roman" w:hAnsi="Times New Roman" w:eastAsia="Times New Roman" w:cs="Times New Roman"/>
          <w:b/>
          <w:b/>
          <w:bCs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6. RETRIEVAL OF DATA USING SELECT QUERY WITH WHERE CLAUSE</w:t>
      </w: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9" w:before="0" w:after="0"/>
        <w:ind w:left="38" w:right="1148" w:hanging="13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1. Display branch names located in city Delhi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6" w:after="0"/>
        <w:ind w:left="15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2. Give the names of depositors who have deposit less than 30000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37" w:after="0"/>
        <w:ind w:left="19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3. Give the deposit date of customer Mehul.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37" w:after="0"/>
        <w:ind w:left="13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4. Give the names of borrower having loan number 206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9" w:before="237" w:after="0"/>
        <w:ind w:left="20" w:right="644" w:firstLine="1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5. Give the names of customers who opened account after date 1/1/15 6. Give the account number and deposited amount of customers having account opened between 1/1/2015 and 1/12/2015.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46" w:after="0"/>
        <w:ind w:left="18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7. Give the names of all customers who have taken loans.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9" w:before="237" w:after="0"/>
        <w:ind w:left="19" w:right="749" w:firstLine="5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8. Display the names of depositors who reside in Delhi and having branch city Nagpur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9" w:before="237" w:after="0"/>
        <w:ind w:left="19" w:right="749" w:firstLine="5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9. Give the details of customer Sunil.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3" w:after="0"/>
        <w:ind w:left="38" w:right="0" w:hanging="0"/>
        <w:jc w:val="left"/>
        <w:rPr>
          <w:rFonts w:ascii="Times New Roman" w:hAnsi="Times New Roman" w:eastAsia="Times New Roman" w:cs="Times New Roman"/>
          <w:b/>
          <w:b/>
          <w:bCs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7.</w:t>
      </w: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single"/>
          <w:shd w:fill="auto" w:val="clear"/>
          <w:vertAlign w:val="baseline"/>
        </w:rPr>
        <w:t>P</w:t>
      </w: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erform Aggregate Functions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11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Use tables Deposit, borrow, branch, customer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4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1. Calculate total deposit amount of the customers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34" w:before="283" w:after="0"/>
        <w:ind w:left="15" w:right="241" w:hanging="1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. Calculate the total deposit of the customers who have taken an account after 27th January 2015.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34" w:before="55" w:after="0"/>
        <w:ind w:left="20" w:right="589" w:firstLine="3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 Calculate the total deposit amount of the customers living in Nagpur city 4. Find the maximum deposit of customers living in Delhi city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34" w:before="55" w:after="0"/>
        <w:ind w:left="20" w:right="589" w:firstLine="3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5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 Find the minimum loan amount taken from the ajne branch</w:t>
      </w:r>
    </w:p>
    <w:p>
      <w:pPr>
        <w:pStyle w:val="Normal1"/>
        <w:widowControl w:val="false"/>
        <w:pBdr/>
        <w:shd w:val="clear" w:fill="auto"/>
        <w:spacing w:lineRule="auto" w:line="434" w:before="55" w:after="0"/>
        <w:ind w:left="20" w:right="589" w:firstLine="3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6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. Find the total no. of branch city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" w:after="0"/>
        <w:ind w:left="21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. Find the total no. of customers.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18" w:right="0" w:hanging="0"/>
        <w:jc w:val="left"/>
        <w:rPr>
          <w:rFonts w:ascii="Times New Roman" w:hAnsi="Times New Roman" w:eastAsia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18" w:right="0" w:hanging="0"/>
        <w:jc w:val="left"/>
        <w:rPr>
          <w:rFonts w:ascii="Times New Roman" w:hAnsi="Times New Roman" w:eastAsia="Times New Roman" w:cs="Times New Roman"/>
          <w:b/>
          <w:b/>
          <w:bCs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8. </w:t>
      </w: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Perform Sorting of data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280" w:after="0"/>
        <w:ind w:left="116" w:right="976" w:firstLine="35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32"/>
          <w:szCs w:val="3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1. Sort the table customer in the descending order of customer names.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24" w:before="257" w:after="0"/>
        <w:ind w:left="21" w:right="227" w:firstLine="99"/>
        <w:jc w:val="left"/>
        <w:rPr>
          <w:rFonts w:ascii="Times New Roman" w:hAnsi="Times New Roman" w:eastAsia="Times New Roman" w:cs="Times New Roman"/>
          <w:ins w:id="0" w:author="Unknown Author" w:date="2026-09-16T12:28:00Z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2. Sort the table branch in the ascending order of branch city. </w:t>
      </w: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9.Perform the following queries using GROUP BY AND HAVING CLAUSE</w:t>
      </w:r>
    </w:p>
    <w:p>
      <w:pPr>
        <w:pStyle w:val="Normal1"/>
        <w:widowControl w:val="false"/>
        <w:pBdr/>
        <w:shd w:val="clear" w:fill="auto"/>
        <w:spacing w:lineRule="auto" w:line="424" w:before="257" w:after="0"/>
        <w:ind w:right="227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1. Give the branch name and branch wise deposit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34" w:before="48" w:after="0"/>
        <w:ind w:left="14" w:right="345" w:firstLine="1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2. Give the living city wise name and corresponding deposit </w:t>
      </w:r>
      <w:r>
        <w:rPr>
          <w:rFonts w:eastAsia="Times New Roman" w:cs="Times New Roman" w:ascii="Times New Roman" w:hAnsi="Times New Roman"/>
          <w:sz w:val="28"/>
          <w:szCs w:val="28"/>
        </w:rPr>
        <w:t>a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mount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34" w:before="48" w:after="0"/>
        <w:ind w:left="14" w:right="1403" w:firstLine="1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3. Give the branch wise deposit of customers after a date 1-1-2015. 4. Give the branch wise deposit of customers living in Delhi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" w:after="0"/>
        <w:ind w:left="23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5. Give the name of the branch where the number of depositors is more than 1.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283" w:after="0"/>
        <w:ind w:left="9" w:right="473" w:firstLine="12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6. Give the customer name and minimum deposited amount in the ‘Andheri’ branch.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255" w:after="0"/>
        <w:ind w:left="19" w:right="2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7. Give the name of the city having the same number of customers living as that of Nagpur.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55" w:after="0"/>
        <w:ind w:left="27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8. list the branches having the sum of deposits &gt;30000.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283" w:after="0"/>
        <w:ind w:left="19" w:right="403" w:firstLine="1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9. List the branches having the sum of deposit more than 4000 and located in city Delhi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255" w:after="0"/>
        <w:ind w:left="6" w:right="713" w:firstLine="36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10. Display the deposited amount along with the no.of depositors living in Nagpur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255" w:after="0"/>
        <w:ind w:left="6" w:right="713" w:firstLine="36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255" w:after="0"/>
        <w:ind w:left="6" w:right="713" w:firstLine="36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255" w:after="0"/>
        <w:ind w:left="6" w:right="713" w:firstLine="36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255" w:after="0"/>
        <w:ind w:left="6" w:right="713" w:firstLine="36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255" w:after="0"/>
        <w:ind w:left="6" w:right="713" w:firstLine="36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255" w:after="0"/>
        <w:ind w:left="6" w:right="713" w:firstLine="36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255" w:after="0"/>
        <w:ind w:left="6" w:right="713" w:firstLine="36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255" w:after="0"/>
        <w:ind w:left="6" w:right="713" w:firstLine="36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255" w:after="0"/>
        <w:ind w:left="6" w:right="713" w:firstLine="36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bCs/>
          <w:color w:val="002060"/>
          <w:sz w:val="28"/>
          <w:szCs w:val="28"/>
          <w:highlight w:val="yellow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002060"/>
          <w:sz w:val="28"/>
          <w:szCs w:val="28"/>
          <w:u w:val="single"/>
          <w:shd w:fill="F1C232" w:val="clear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bCs/>
          <w:color w:val="002060"/>
          <w:sz w:val="28"/>
          <w:szCs w:val="28"/>
          <w:highlight w:val="yellow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002060"/>
          <w:sz w:val="28"/>
          <w:szCs w:val="28"/>
          <w:u w:val="single"/>
          <w:shd w:fill="F1C232" w:val="clear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bCs/>
          <w:color w:val="002060"/>
          <w:sz w:val="28"/>
          <w:szCs w:val="28"/>
          <w:highlight w:val="yellow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002060"/>
          <w:sz w:val="28"/>
          <w:szCs w:val="28"/>
          <w:u w:val="single"/>
          <w:shd w:fill="F1C232" w:val="clear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bCs/>
          <w:color w:val="002060"/>
          <w:sz w:val="28"/>
          <w:szCs w:val="28"/>
          <w:highlight w:val="yellow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002060"/>
          <w:sz w:val="28"/>
          <w:szCs w:val="28"/>
          <w:u w:val="single"/>
          <w:shd w:fill="F1C232" w:val="clear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bCs/>
          <w:color w:val="002060"/>
          <w:sz w:val="28"/>
          <w:szCs w:val="28"/>
          <w:highlight w:val="yellow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002060"/>
          <w:sz w:val="28"/>
          <w:szCs w:val="28"/>
          <w:u w:val="single"/>
          <w:shd w:fill="F1C232" w:val="clear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bCs/>
          <w:color w:val="002060"/>
          <w:sz w:val="28"/>
          <w:szCs w:val="28"/>
          <w:highlight w:val="yellow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002060"/>
          <w:sz w:val="28"/>
          <w:szCs w:val="28"/>
          <w:u w:val="single"/>
          <w:shd w:fill="F1C232" w:val="clear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bCs/>
          <w:color w:val="002060"/>
          <w:sz w:val="28"/>
          <w:szCs w:val="28"/>
          <w:highlight w:val="yellow"/>
          <w:u w:val="single"/>
        </w:rPr>
      </w:pPr>
      <w:r>
        <w:rPr>
          <w:rFonts w:eastAsia="Times New Roman" w:cs="Times New Roman" w:ascii="Times New Roman" w:hAnsi="Times New Roman"/>
          <w:b/>
          <w:bCs/>
          <w:color w:val="002060"/>
          <w:sz w:val="28"/>
          <w:szCs w:val="28"/>
          <w:u w:val="single"/>
          <w:shd w:fill="F1C232" w:val="clear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206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2060"/>
          <w:position w:val="0"/>
          <w:sz w:val="28"/>
          <w:sz w:val="28"/>
          <w:szCs w:val="28"/>
          <w:u w:val="single"/>
          <w:shd w:fill="F1C232" w:val="clear"/>
          <w:vertAlign w:val="baseline"/>
        </w:rPr>
        <w:t>Module 3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206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11" w:before="332" w:after="0"/>
        <w:ind w:left="28" w:right="2303" w:firstLine="11"/>
        <w:jc w:val="left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/>
        <w:drawing>
          <wp:inline distT="0" distB="0" distL="0" distR="0">
            <wp:extent cx="4276725" cy="3209925"/>
            <wp:effectExtent l="0" t="0" r="0" b="0"/>
            <wp:docPr id="3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10 FUNCTIONS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" w:after="0"/>
        <w:ind w:left="12" w:right="0" w:hanging="0"/>
        <w:jc w:val="left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A. Numeric Functions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4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1. Abs(-5)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85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2. Cos (0)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21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3. Sin(0)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14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4. Ceiling(90.9)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23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5. Floor(90.9)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2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6. Truncate(1.83579,3)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2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7. Mod(31,3)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27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8. Power(2,3)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21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9. Exp(2)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4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10.Round(5)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4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1.Sqrt(25)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4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12.greatest(99,56)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4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13.least(99,56)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4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14.bin(12)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4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15.oct(8)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4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16.hex(13)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15" w:right="0" w:hanging="0"/>
        <w:jc w:val="left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B. STRING FUNCTIONS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34" w:before="283" w:after="0"/>
        <w:ind w:left="15" w:right="435" w:firstLine="26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1.Display the customer names in deposit table in lower case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34" w:before="283" w:after="0"/>
        <w:ind w:left="15" w:right="435" w:firstLine="26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2. Display customer names in deposit table in uppercase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34" w:before="283" w:after="0"/>
        <w:ind w:left="15" w:right="435" w:firstLine="26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3. Display the customer name and length of each name.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34" w:before="283" w:after="0"/>
        <w:ind w:left="15" w:right="435" w:firstLine="26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4.Find the length of a string in bits.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55" w:after="0"/>
        <w:ind w:left="23" w:right="778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5.Extract a specific no. of characters from the left and right of a particular string.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55" w:after="0"/>
        <w:ind w:left="9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6. Concatenate two strings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34" w:before="283" w:after="0"/>
        <w:ind w:left="20" w:right="1109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7. Concatenate customer name and branch name from the table deposit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8. Concatenate two strings with comma as the separator.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34" w:before="283" w:after="0"/>
        <w:ind w:left="20" w:right="1109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9 . Find the ascii value of a character.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" w:after="0"/>
        <w:ind w:left="4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10. Compare two strings.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4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11.Reverse a string.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34" w:before="283" w:after="0"/>
        <w:ind w:left="42" w:right="1189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12. Extract 5 characters from the string “hello world” starting with ‘l’. 13. Find the location of the substring “come” in the string “welcome” 14.Find the position of a particular string in a set of strings. 15. translate()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" w:after="0"/>
        <w:ind w:left="11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16. Replace(), insert()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4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17. rpad() , lpad()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4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18. ltrim(),rtrim()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4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19. Trim()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21" w:right="0" w:hanging="0"/>
        <w:jc w:val="left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C. Date Functions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4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1. curtime(), curdate()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15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2. year()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21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3. month(), monthname()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14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4.dayofyear(), dayofmonth(), dayofweek()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93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5. hour(), minute(), second()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2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6.to_days()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2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7. from_days()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27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8. date_add(), date_sub()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21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9. extract()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42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FF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10. period_diff()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83" w:after="0"/>
        <w:ind w:left="28" w:right="0" w:hanging="0"/>
        <w:jc w:val="left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11. SUB-QUERIES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283" w:after="0"/>
        <w:ind w:left="12" w:right="9" w:firstLine="29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1.Insert into deposit a new record (107,Sandeep,Ajne,2000,12032011).Display the customers' names whose branch is same as that of the branch of Sndeep.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434" w:before="255" w:after="0"/>
        <w:ind w:left="21" w:right="831" w:hanging="5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2.Give the number of customers who are depositors as well as borrowers. 3.Delete the record from loans who have a deposit.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55" w:after="0"/>
        <w:ind w:left="28" w:right="0" w:hanging="0"/>
        <w:jc w:val="left"/>
        <w:rPr>
          <w:rFonts w:ascii="Times New Roman" w:hAnsi="Times New Roman" w:eastAsia="Times New Roman" w:cs="Times New Roman"/>
          <w:b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12. VIEWS IN DBMS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283" w:after="0"/>
        <w:ind w:left="11" w:right="0" w:firstLine="26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1.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Create a view for the table deposit with fields accno, cust name and branch name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64" w:before="15" w:after="0"/>
        <w:ind w:left="20" w:right="27" w:hanging="4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2. Create a view that gives information about customer name, deposit amount and living city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5" w:after="0"/>
        <w:ind w:left="21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3. Create a view to display the borrow details having loan no 206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left="14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8"/>
          <w:szCs w:val="28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4. Drop a view</w:t>
      </w:r>
    </w:p>
    <w:sectPr>
      <w:type w:val="nextPage"/>
      <w:pgSz w:w="11920" w:h="16838"/>
      <w:pgMar w:left="1430" w:right="1411" w:header="0" w:top="1421" w:footer="0" w:bottom="155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trackRevisions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OIf/JWeyVUsyxYRmcZbDQcE7fGw==">CgMxLjA4AHIhMW03Rks3YTFsS3FGblctcmtMcnhwQ2JFUWVOWHkxSDNG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LibreOffice/6.4.7.2$Linux_X86_64 LibreOffice_project/40$Build-2</Application>
  <Pages>8</Pages>
  <Words>944</Words>
  <Characters>4739</Characters>
  <CharactersWithSpaces>5644</CharactersWithSpaces>
  <Paragraphs>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2026-09-16T12:28:10Z</dcterms:modified>
  <cp:revision>1</cp:revision>
  <dc:subject/>
  <dc:title/>
</cp:coreProperties>
</file>